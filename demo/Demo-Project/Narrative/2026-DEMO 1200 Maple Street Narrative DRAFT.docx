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t>APPRAISAL REPORT</w:t>
      </w:r>
    </w:p>
    <w:p/>
    <w:p>
      <w:pPr>
        <w:jc w:val="center"/>
      </w:pPr>
      <w:r>
        <w:rPr>
          <w:b/>
        </w:rPr>
        <w:t>1200 Maple Street</w:t>
      </w:r>
    </w:p>
    <w:p>
      <w:pPr>
        <w:jc w:val="center"/>
      </w:pPr>
      <w:r>
        <w:rPr>
          <w:b w:val="0"/>
        </w:rPr>
        <w:t>Centerville, CO 80100</w:t>
      </w:r>
    </w:p>
    <w:p/>
    <w:p>
      <w:pPr>
        <w:jc w:val="center"/>
      </w:pPr>
      <w:r>
        <w:rPr>
          <w:b w:val="0"/>
        </w:rPr>
        <w:t>File Number: 2026-DEMO</w:t>
      </w:r>
    </w:p>
    <w:p>
      <w:pPr>
        <w:jc w:val="center"/>
      </w:pPr>
      <w:r>
        <w:rPr>
          <w:b w:val="0"/>
        </w:rPr>
        <w:t>Effective Date of Value: January 15, 2026</w:t>
      </w:r>
    </w:p>
    <w:p/>
    <w:p>
      <w:pPr>
        <w:jc w:val="center"/>
      </w:pPr>
      <w:r>
        <w:rPr>
          <w:b w:val="0"/>
        </w:rPr>
        <w:t>Prepared for:</w:t>
      </w:r>
    </w:p>
    <w:p>
      <w:pPr>
        <w:jc w:val="center"/>
      </w:pPr>
      <w:r>
        <w:rPr>
          <w:b w:val="0"/>
        </w:rPr>
        <w:t>Colorado Department of Transportation</w:t>
      </w:r>
    </w:p>
    <w:p/>
    <w:p>
      <w:pPr>
        <w:jc w:val="center"/>
      </w:pPr>
      <w:r>
        <w:rPr>
          <w:b w:val="0"/>
        </w:rPr>
        <w:t>Prepared by:</w:t>
      </w:r>
    </w:p>
    <w:p>
      <w:pPr>
        <w:jc w:val="center"/>
      </w:pPr>
      <w:r>
        <w:rPr>
          <w:b w:val="0"/>
        </w:rPr>
        <w:t>Demo Appraisal Services, Inc.</w:t>
      </w:r>
    </w:p>
    <w:p>
      <w:r>
        <w:br w:type="page"/>
      </w:r>
    </w:p>
    <w:p>
      <w:pPr>
        <w:pStyle w:val="Heading1"/>
        <w:jc w:val="center"/>
      </w:pPr>
      <w:r>
        <w:t>LETTER OF TRANSMITTAL</w:t>
      </w:r>
    </w:p>
    <w:p/>
    <w:p>
      <w:r>
        <w:rPr>
          <w:b w:val="0"/>
        </w:rPr>
        <w:t>January 31, 2026</w:t>
      </w:r>
    </w:p>
    <w:p/>
    <w:p>
      <w:r>
        <w:rPr>
          <w:b w:val="0"/>
        </w:rPr>
        <w:t>Jane Appraiser</w:t>
      </w:r>
    </w:p>
    <w:p>
      <w:r>
        <w:rPr>
          <w:b w:val="0"/>
        </w:rPr>
        <w:t>Colorado Department of Transportation</w:t>
      </w:r>
    </w:p>
    <w:p>
      <w:r>
        <w:rPr>
          <w:b w:val="0"/>
        </w:rPr>
        <w:t>Region 1 Right of Way</w:t>
      </w:r>
    </w:p>
    <w:p>
      <w:r>
        <w:rPr>
          <w:b w:val="0"/>
        </w:rPr>
        <w:t>2000 S Holly Street</w:t>
      </w:r>
    </w:p>
    <w:p>
      <w:r>
        <w:rPr>
          <w:b w:val="0"/>
        </w:rPr>
        <w:t>Denver, CO 80222</w:t>
      </w:r>
    </w:p>
    <w:p/>
    <w:p>
      <w:r>
        <w:rPr>
          <w:b w:val="0"/>
        </w:rPr>
        <w:t>Re: Appraisal of 1200 Maple Street, Centerville, CO 80100</w:t>
      </w:r>
    </w:p>
    <w:p>
      <w:r>
        <w:rPr>
          <w:b w:val="0"/>
        </w:rPr>
        <w:t xml:space="preserve"> File Number: 2026-DEMO</w:t>
      </w:r>
    </w:p>
    <w:p>
      <w:r>
        <w:rPr>
          <w:b w:val="0"/>
        </w:rPr>
        <w:t xml:space="preserve"> Project: Maple Street Road Widening (RDW M100-010)</w:t>
      </w:r>
    </w:p>
    <w:p>
      <w:r>
        <w:rPr>
          <w:b w:val="0"/>
        </w:rPr>
        <w:t xml:space="preserve"> Owner: Greenfield Holdings, LLC</w:t>
      </w:r>
    </w:p>
    <w:p>
      <w:r>
        <w:rPr>
          <w:b w:val="0"/>
        </w:rPr>
        <w:t xml:space="preserve"> Email: jane.appraiser@example.com</w:t>
      </w:r>
    </w:p>
    <w:p/>
    <w:p>
      <w:r>
        <w:rPr>
          <w:b w:val="0"/>
        </w:rPr>
        <w:t>Dear Ms. Appraiser:</w:t>
      </w:r>
    </w:p>
    <w:p/>
    <w:p>
      <w:r>
        <w:rPr>
          <w:b w:val="0"/>
        </w:rPr>
        <w:t>In accordance with your request, I have prepared the accompanying appraisal report for the above-referenced property. The purpose of the appraisal is to estimate the market value of the property before the proposed acquisition and the just compensation for the permanent easement (PE-10) to be acquired by the Colorado Department of Transportation in connection with the Maple Street Road Widening project (RDW M100-010).</w:t>
      </w:r>
    </w:p>
    <w:p/>
    <w:p>
      <w:r>
        <w:rPr>
          <w:b w:val="0"/>
        </w:rPr>
        <w:t>Based on my analysis and the data contained in this report, it is my opinion that the market value of the subject property, as of January 15, 2026, and subject to the assumptions and limiting conditions set forth in this report, is:</w:t>
      </w:r>
    </w:p>
    <w:p/>
    <w:p>
      <w:pPr>
        <w:jc w:val="center"/>
      </w:pPr>
      <w:r>
        <w:rPr>
          <w:b/>
        </w:rPr>
        <w:t>Market Value Before the Taking: $1,250,000</w:t>
      </w:r>
    </w:p>
    <w:p>
      <w:pPr>
        <w:jc w:val="center"/>
      </w:pPr>
      <w:r>
        <w:rPr>
          <w:b/>
        </w:rPr>
        <w:t>Just Compensation: $56,250</w:t>
      </w:r>
    </w:p>
    <w:p/>
    <w:p>
      <w:r>
        <w:rPr>
          <w:b w:val="0"/>
        </w:rPr>
        <w:t>Respectfully submitted,</w:t>
      </w:r>
    </w:p>
    <w:p>
      <w:r>
        <w:rPr>
          <w:b w:val="0"/>
        </w:rPr>
        <w:t>Demo Appraisal Services, Inc.</w:t>
      </w:r>
    </w:p>
    <w:p>
      <w:r>
        <w:br w:type="page"/>
      </w:r>
    </w:p>
    <w:p>
      <w:pPr>
        <w:pStyle w:val="Heading1"/>
        <w:jc w:val="center"/>
      </w:pPr>
      <w:r>
        <w:t>TABLE OF CONTENTS</w:t>
      </w:r>
    </w:p>
    <w:p/>
    <w:p>
      <w:pPr>
        <w:pStyle w:val="ListBullet"/>
      </w:pPr>
      <w:r>
        <w:t>Letter of Transmittal</w:t>
      </w:r>
    </w:p>
    <w:p>
      <w:pPr>
        <w:pStyle w:val="ListBullet"/>
      </w:pPr>
      <w:r>
        <w:t>Summary of Salient Facts</w:t>
      </w:r>
    </w:p>
    <w:p>
      <w:pPr>
        <w:pStyle w:val="ListBullet"/>
      </w:pPr>
      <w:r>
        <w:t>Property Identification</w:t>
      </w:r>
    </w:p>
    <w:p>
      <w:pPr>
        <w:pStyle w:val="ListBullet"/>
      </w:pPr>
      <w:r>
        <w:t>Purpose and Intended Use</w:t>
      </w:r>
    </w:p>
    <w:p>
      <w:pPr>
        <w:pStyle w:val="ListBullet"/>
      </w:pPr>
      <w:r>
        <w:t>Scope of Work</w:t>
      </w:r>
    </w:p>
    <w:p>
      <w:pPr>
        <w:pStyle w:val="ListBullet"/>
      </w:pPr>
      <w:r>
        <w:t>Property Description</w:t>
      </w:r>
    </w:p>
    <w:p>
      <w:pPr>
        <w:pStyle w:val="ListBullet"/>
      </w:pPr>
      <w:r>
        <w:t>Highest and Best Use Analysis</w:t>
      </w:r>
    </w:p>
    <w:p>
      <w:pPr>
        <w:pStyle w:val="ListBullet"/>
      </w:pPr>
      <w:r>
        <w:t>Sales Comparison Approach — Land Valuation</w:t>
      </w:r>
    </w:p>
    <w:p>
      <w:pPr>
        <w:pStyle w:val="ListBullet"/>
      </w:pPr>
      <w:r>
        <w:t>LAND SALE MAP</w:t>
      </w:r>
    </w:p>
    <w:p>
      <w:pPr>
        <w:pStyle w:val="ListBullet"/>
      </w:pPr>
      <w:r>
        <w:t>LAND SALE NO. 1</w:t>
      </w:r>
    </w:p>
    <w:p>
      <w:pPr>
        <w:pStyle w:val="ListBullet"/>
      </w:pPr>
      <w:r>
        <w:t/>
      </w:r>
    </w:p>
    <w:p>
      <w:r>
        <w:t>Location:800 Oak Avenue</w:t>
      </w:r>
    </w:p>
    <w:p>
      <w:r>
        <w:t/>
      </w:r>
    </w:p>
    <w:p>
      <w:r>
        <w:t>City/County:Centerville/Demo</w:t>
      </w:r>
    </w:p>
    <w:p>
      <w:r>
        <w:t/>
      </w:r>
    </w:p>
    <w:p>
      <w:r>
        <w:t>Assessor Account No.:12-345-67-010</w:t>
      </w:r>
    </w:p>
    <w:p>
      <w:r>
        <w:t/>
      </w:r>
    </w:p>
    <w:p>
      <w:r>
        <w:t>Grantor:Maple Creek Partners</w:t>
      </w:r>
    </w:p>
    <w:p>
      <w:r>
        <w:t/>
      </w:r>
    </w:p>
    <w:p>
      <w:r>
        <w:t>Grantee:Oak Street Ventures</w:t>
      </w:r>
    </w:p>
    <w:p>
      <w:r>
        <w:t/>
      </w:r>
    </w:p>
    <w:p>
      <w:r>
        <w:t>Recording/Reception No.:Reception No. 2025030100, recorded March 15, 2025, Demo County Clerk and Recorder</w:t>
      </w:r>
    </w:p>
    <w:p>
      <w:r>
        <w:t/>
      </w:r>
    </w:p>
    <w:p>
      <w:r>
        <w:t>Sale Date:March 15, 2025</w:t>
      </w:r>
    </w:p>
    <w:p>
      <w:r>
        <w:t/>
      </w:r>
    </w:p>
    <w:p>
      <w:r>
        <w:t>Sale Price:$600,000</w:t>
      </w:r>
    </w:p>
    <w:p>
      <w:r>
        <w:t/>
      </w:r>
    </w:p>
    <w:p>
      <w:r>
        <w:t>Parcel Size:0.28 Acres (12,000 SF)</w:t>
      </w:r>
    </w:p>
    <w:p>
      <w:r>
        <w:t/>
      </w:r>
    </w:p>
    <w:p>
      <w:r>
        <w:t>Unit Price:$50.00 Per SF</w:t>
      </w:r>
    </w:p>
    <w:p>
      <w:r>
        <w:t/>
      </w:r>
    </w:p>
    <w:p>
      <w:r>
        <w:t>Zoning:C-2</w:t>
      </w:r>
    </w:p>
    <w:p>
      <w:r>
        <w:t/>
      </w:r>
    </w:p>
    <w:p>
      <w:r>
        <w:t>Comments:Vacant commercial land sold for future retail development. Arms-length transaction confirmed with buyer. Price reflects land value only; no contributory improvement value.</w:t>
      </w:r>
    </w:p>
    <w:p>
      <w:r>
        <w:t/>
      </w:r>
    </w:p>
    <w:p>
      <w:r>
        <w:t/>
        <w:br w:type="page"/>
      </w:r>
    </w:p>
    <w:p>
      <w:pPr>
        <w:pStyle w:val="ListBullet"/>
      </w:pPr>
      <w:r>
        <w:t/>
      </w:r>
    </w:p>
    <w:p>
      <w:pPr>
        <w:pStyle w:val="ListBullet"/>
      </w:pPr>
      <w:r>
        <w:t>LAND SALE NO. 1 AERIAL</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br w:type="page"/>
      </w:r>
    </w:p>
    <w:p>
      <w:pPr>
        <w:pStyle w:val="ListBullet"/>
      </w:pPr>
      <w:r>
        <w:t>LAND SALE NO. 2</w:t>
      </w:r>
    </w:p>
    <w:p>
      <w:pPr>
        <w:pStyle w:val="ListBullet"/>
      </w:pPr>
      <w:r>
        <w:t/>
      </w:r>
    </w:p>
    <w:p>
      <w:r>
        <w:t>Location:2450 Pine Road</w:t>
      </w:r>
    </w:p>
    <w:p>
      <w:r>
        <w:t/>
      </w:r>
    </w:p>
    <w:p>
      <w:r>
        <w:t>City/County:Westfield/Demo</w:t>
      </w:r>
    </w:p>
    <w:p>
      <w:r>
        <w:t/>
      </w:r>
    </w:p>
    <w:p>
      <w:r>
        <w:t>Assessor Account No.:23-456-78-002</w:t>
      </w:r>
    </w:p>
    <w:p>
      <w:r>
        <w:t/>
      </w:r>
    </w:p>
    <w:p>
      <w:r>
        <w:t>Grantor:Sunrise Development Corp</w:t>
      </w:r>
    </w:p>
    <w:p>
      <w:r>
        <w:t/>
      </w:r>
    </w:p>
    <w:p>
      <w:r>
        <w:t>Grantee:Westfield Town Center LLC</w:t>
      </w:r>
    </w:p>
    <w:p>
      <w:r>
        <w:t/>
      </w:r>
    </w:p>
    <w:p>
      <w:r>
        <w:t>Recording/Reception No.:Reception No. 2024071555, recorded July 22, 2024, Demo County Clerk and Recorder</w:t>
      </w:r>
    </w:p>
    <w:p>
      <w:r>
        <w:t/>
      </w:r>
    </w:p>
    <w:p>
      <w:r>
        <w:t>Sale Date:July 22, 2024</w:t>
      </w:r>
    </w:p>
    <w:p>
      <w:r>
        <w:t/>
      </w:r>
    </w:p>
    <w:p>
      <w:r>
        <w:t>Sale Price:$1,200,000</w:t>
      </w:r>
    </w:p>
    <w:p>
      <w:r>
        <w:t/>
      </w:r>
    </w:p>
    <w:p>
      <w:r>
        <w:t>Parcel Size:0.64 Acres (28,000 SF)</w:t>
      </w:r>
    </w:p>
    <w:p>
      <w:r>
        <w:t/>
      </w:r>
    </w:p>
    <w:p>
      <w:r>
        <w:t>Unit Price:$42.86 Per SF</w:t>
      </w:r>
    </w:p>
    <w:p>
      <w:r>
        <w:t/>
      </w:r>
    </w:p>
    <w:p>
      <w:r>
        <w:t>Zoning:C-3</w:t>
      </w:r>
    </w:p>
    <w:p>
      <w:r>
        <w:t/>
      </w:r>
    </w:p>
    <w:p>
      <w:r>
        <w:t>Comments:Large commercial parcel with partial flood zone exposure. Buyer planned mixed-use development. Price reflects land value only; no contributory improvement value.</w:t>
      </w:r>
    </w:p>
    <w:p>
      <w:r>
        <w:t/>
      </w:r>
    </w:p>
    <w:p>
      <w:r>
        <w:t/>
        <w:br w:type="page"/>
      </w:r>
    </w:p>
    <w:p>
      <w:pPr>
        <w:pStyle w:val="ListBullet"/>
      </w:pPr>
      <w:r>
        <w:t/>
      </w:r>
    </w:p>
    <w:p>
      <w:pPr>
        <w:pStyle w:val="ListBullet"/>
      </w:pPr>
      <w:r>
        <w:t>LAND SALE NO. 2 AERIAL</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br w:type="page"/>
      </w:r>
    </w:p>
    <w:p>
      <w:pPr>
        <w:pStyle w:val="ListBullet"/>
      </w:pPr>
      <w:r>
        <w:t>LAND SALE NO. 3</w:t>
      </w:r>
    </w:p>
    <w:p>
      <w:pPr>
        <w:pStyle w:val="ListBullet"/>
      </w:pPr>
      <w:r>
        <w:t/>
      </w:r>
    </w:p>
    <w:p>
      <w:r>
        <w:t>Location:550 Cedar Boulevard</w:t>
      </w:r>
    </w:p>
    <w:p>
      <w:r>
        <w:t/>
      </w:r>
    </w:p>
    <w:p>
      <w:r>
        <w:t>City/County:Centerville/Demo</w:t>
      </w:r>
    </w:p>
    <w:p>
      <w:r>
        <w:t/>
      </w:r>
    </w:p>
    <w:p>
      <w:r>
        <w:t>Assessor Account No.:12-345-67-025</w:t>
      </w:r>
    </w:p>
    <w:p>
      <w:r>
        <w:t/>
      </w:r>
    </w:p>
    <w:p>
      <w:r>
        <w:t>Grantor:Cedar Valley Trust</w:t>
      </w:r>
    </w:p>
    <w:p>
      <w:r>
        <w:t/>
      </w:r>
    </w:p>
    <w:p>
      <w:r>
        <w:t>Grantee:Centerville Retail Group</w:t>
      </w:r>
    </w:p>
    <w:p>
      <w:r>
        <w:t/>
      </w:r>
    </w:p>
    <w:p>
      <w:r>
        <w:t>Recording/Reception No.:Reception No. 2024110200, recorded November 8, 2024, Demo County Clerk and Recorder</w:t>
      </w:r>
    </w:p>
    <w:p>
      <w:r>
        <w:t/>
      </w:r>
    </w:p>
    <w:p>
      <w:r>
        <w:t>Sale Date:November 8, 2024</w:t>
      </w:r>
    </w:p>
    <w:p>
      <w:r>
        <w:t/>
      </w:r>
    </w:p>
    <w:p>
      <w:r>
        <w:t>Sale Price:$500,000</w:t>
      </w:r>
    </w:p>
    <w:p>
      <w:r>
        <w:t/>
      </w:r>
    </w:p>
    <w:p>
      <w:r>
        <w:t>Parcel Size:0.24 Acres (10,500 SF)</w:t>
      </w:r>
    </w:p>
    <w:p>
      <w:r>
        <w:t/>
      </w:r>
    </w:p>
    <w:p>
      <w:r>
        <w:t>Unit Price:$47.62 Per SF</w:t>
      </w:r>
    </w:p>
    <w:p>
      <w:r>
        <w:t/>
      </w:r>
    </w:p>
    <w:p>
      <w:r>
        <w:t>Zoning:C-1</w:t>
      </w:r>
    </w:p>
    <w:p>
      <w:r>
        <w:t/>
      </w:r>
    </w:p>
    <w:p>
      <w:r>
        <w:t>Comments:Small commercial lot in established retail corridor. Sold for land value. Price reflects land value only; no contributory improvement value.</w:t>
      </w:r>
    </w:p>
    <w:p>
      <w:r>
        <w:t/>
      </w:r>
    </w:p>
    <w:p>
      <w:r>
        <w:t/>
        <w:br w:type="page"/>
      </w:r>
    </w:p>
    <w:p>
      <w:pPr>
        <w:pStyle w:val="ListBullet"/>
      </w:pPr>
      <w:r>
        <w:t/>
      </w:r>
    </w:p>
    <w:p>
      <w:pPr>
        <w:pStyle w:val="ListBullet"/>
      </w:pPr>
      <w:r>
        <w:t>LAND SALE NO. 3 AERIAL</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br w:type="page"/>
      </w:r>
    </w:p>
    <w:p>
      <w:pPr>
        <w:pStyle w:val="ListBullet"/>
      </w:pPr>
      <w:r>
        <w:t>LAND SALE NO. 4</w:t>
      </w:r>
    </w:p>
    <w:p>
      <w:pPr>
        <w:pStyle w:val="ListBullet"/>
      </w:pPr>
      <w:r>
        <w:t/>
      </w:r>
    </w:p>
    <w:p>
      <w:r>
        <w:t>Location:1800 Birch Lane</w:t>
      </w:r>
    </w:p>
    <w:p>
      <w:r>
        <w:t/>
      </w:r>
    </w:p>
    <w:p>
      <w:r>
        <w:t>City/County:Eastview/Demo</w:t>
      </w:r>
    </w:p>
    <w:p>
      <w:r>
        <w:t/>
      </w:r>
    </w:p>
    <w:p>
      <w:r>
        <w:t>Assessor Account No.:34-567-89-003</w:t>
      </w:r>
    </w:p>
    <w:p>
      <w:r>
        <w:t/>
      </w:r>
    </w:p>
    <w:p>
      <w:r>
        <w:t>Grantor:Northern Star Realty</w:t>
      </w:r>
    </w:p>
    <w:p>
      <w:r>
        <w:t/>
      </w:r>
    </w:p>
    <w:p>
      <w:r>
        <w:t>Grantee:Birch Holdings Inc</w:t>
      </w:r>
    </w:p>
    <w:p>
      <w:r>
        <w:t/>
      </w:r>
    </w:p>
    <w:p>
      <w:r>
        <w:t>Recording/Reception No.:Reception No. 2025050400, recorded May 3, 2025, Demo County Clerk and Recorder</w:t>
      </w:r>
    </w:p>
    <w:p>
      <w:r>
        <w:t/>
      </w:r>
    </w:p>
    <w:p>
      <w:r>
        <w:t>Sale Date:May 3, 2025</w:t>
      </w:r>
    </w:p>
    <w:p>
      <w:r>
        <w:t/>
      </w:r>
    </w:p>
    <w:p>
      <w:r>
        <w:t>Sale Price:$750,000</w:t>
      </w:r>
    </w:p>
    <w:p>
      <w:r>
        <w:t/>
      </w:r>
    </w:p>
    <w:p>
      <w:r>
        <w:t>Parcel Size:0.34 Acres (15,000 SF)</w:t>
      </w:r>
    </w:p>
    <w:p>
      <w:r>
        <w:t/>
      </w:r>
    </w:p>
    <w:p>
      <w:r>
        <w:t>Unit Price:$50.00 Per SF</w:t>
      </w:r>
    </w:p>
    <w:p>
      <w:r>
        <w:t/>
      </w:r>
    </w:p>
    <w:p>
      <w:r>
        <w:t>Zoning:C-2</w:t>
      </w:r>
    </w:p>
    <w:p>
      <w:r>
        <w:t/>
      </w:r>
    </w:p>
    <w:p>
      <w:r>
        <w:t>Comments:Vacant commercial land at signalized intersection. Purchased for retail pad development. Price reflects land value only; no contributory improvement value.</w:t>
      </w:r>
    </w:p>
    <w:p>
      <w:r>
        <w:t/>
      </w:r>
    </w:p>
    <w:p>
      <w:r>
        <w:t/>
        <w:br w:type="page"/>
      </w:r>
    </w:p>
    <w:p>
      <w:pPr>
        <w:pStyle w:val="ListBullet"/>
      </w:pPr>
      <w:r>
        <w:t/>
      </w:r>
    </w:p>
    <w:p>
      <w:pPr>
        <w:pStyle w:val="ListBullet"/>
      </w:pPr>
      <w:r>
        <w:t>LAND SALE NO. 4 AERIAL</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
      </w:r>
    </w:p>
    <w:p>
      <w:pPr>
        <w:pStyle w:val="ListBullet"/>
      </w:pPr>
      <w:r>
        <w:t>Comparative Analysis and Land Value Conclusion</w:t>
      </w:r>
    </w:p>
    <w:p>
      <w:pPr>
        <w:pStyle w:val="ListBullet"/>
      </w:pPr>
      <w:r>
        <w:t>Permanent Easement Valuation</w:t>
      </w:r>
    </w:p>
    <w:p>
      <w:pPr>
        <w:pStyle w:val="ListBullet"/>
      </w:pPr>
      <w:r>
        <w:t>Allocation and Summary</w:t>
      </w:r>
    </w:p>
    <w:p>
      <w:pPr>
        <w:pStyle w:val="ListBullet"/>
      </w:pPr>
      <w:r>
        <w:t>Assumptions and Limiting Conditions</w:t>
      </w:r>
    </w:p>
    <w:p>
      <w:pPr>
        <w:pStyle w:val="ListBullet"/>
      </w:pPr>
      <w:r>
        <w:t>Appraiser Qualifications</w:t>
      </w:r>
    </w:p>
    <w:p>
      <w:r>
        <w:br w:type="page"/>
      </w:r>
    </w:p>
    <w:p>
      <w:pPr>
        <w:pStyle w:val="Heading1"/>
        <w:jc w:val="center"/>
      </w:pPr>
      <w:r>
        <w:t>SUMMARY OF SALIENT FACTS</w:t>
      </w:r>
    </w:p>
    <w:p/>
    <w:tbl>
      <w:tblPr>
        <w:tblStyle w:val="TableGrid"/>
        <w:tblW w:type="auto" w:w="0"/>
        <w:tblLook w:firstColumn="1" w:firstRow="1" w:lastColumn="0" w:lastRow="0" w:noHBand="0" w:noVBand="1" w:val="04A0"/>
      </w:tblPr>
      <w:tblGrid>
        <w:gridCol w:w="4320"/>
        <w:gridCol w:w="4320"/>
      </w:tblGrid>
      <w:tr>
        <w:tc>
          <w:tcPr>
            <w:tcW w:type="dxa" w:w="4320"/>
          </w:tcPr>
          <w:p>
            <w:r>
              <w:t>File Number</w:t>
            </w:r>
          </w:p>
        </w:tc>
        <w:tc>
          <w:tcPr>
            <w:tcW w:type="dxa" w:w="4320"/>
          </w:tcPr>
          <w:p>
            <w:r>
              <w:t>2026-DEMO</w:t>
            </w:r>
          </w:p>
        </w:tc>
      </w:tr>
      <w:tr>
        <w:tc>
          <w:tcPr>
            <w:tcW w:type="dxa" w:w="4320"/>
          </w:tcPr>
          <w:p>
            <w:r>
              <w:t>Property Address</w:t>
            </w:r>
          </w:p>
        </w:tc>
        <w:tc>
          <w:tcPr>
            <w:tcW w:type="dxa" w:w="4320"/>
          </w:tcPr>
          <w:p>
            <w:r>
              <w:t>1200 Maple Street, Centerville, Colorado 80100</w:t>
            </w:r>
          </w:p>
        </w:tc>
      </w:tr>
      <w:tr>
        <w:tc>
          <w:tcPr>
            <w:tcW w:type="dxa" w:w="4320"/>
          </w:tcPr>
          <w:p>
            <w:r>
              <w:t>Owner</w:t>
            </w:r>
          </w:p>
        </w:tc>
        <w:tc>
          <w:tcPr>
            <w:tcW w:type="dxa" w:w="4320"/>
          </w:tcPr>
          <w:p>
            <w:r>
              <w:t>Greenfield Holdings, LLC</w:t>
            </w:r>
          </w:p>
        </w:tc>
      </w:tr>
      <w:tr>
        <w:tc>
          <w:tcPr>
            <w:tcW w:type="dxa" w:w="4320"/>
          </w:tcPr>
          <w:p>
            <w:r>
              <w:t>Parcel Number</w:t>
            </w:r>
          </w:p>
        </w:tc>
        <w:tc>
          <w:tcPr>
            <w:tcW w:type="dxa" w:w="4320"/>
          </w:tcPr>
          <w:p>
            <w:r>
              <w:t>12-345-67-001</w:t>
            </w:r>
          </w:p>
        </w:tc>
      </w:tr>
      <w:tr>
        <w:tc>
          <w:tcPr>
            <w:tcW w:type="dxa" w:w="4320"/>
          </w:tcPr>
          <w:p>
            <w:r>
              <w:t>Project</w:t>
            </w:r>
          </w:p>
        </w:tc>
        <w:tc>
          <w:tcPr>
            <w:tcW w:type="dxa" w:w="4320"/>
          </w:tcPr>
          <w:p>
            <w:r>
              <w:t>Maple Street Road Widening (RDW M100-010)</w:t>
            </w:r>
          </w:p>
        </w:tc>
      </w:tr>
      <w:tr>
        <w:tc>
          <w:tcPr>
            <w:tcW w:type="dxa" w:w="4320"/>
          </w:tcPr>
          <w:p>
            <w:r>
              <w:t>Project Code</w:t>
            </w:r>
          </w:p>
        </w:tc>
        <w:tc>
          <w:tcPr>
            <w:tcW w:type="dxa" w:w="4320"/>
          </w:tcPr>
          <w:p>
            <w:r>
              <w:t>30100</w:t>
            </w:r>
          </w:p>
        </w:tc>
      </w:tr>
      <w:tr>
        <w:tc>
          <w:tcPr>
            <w:tcW w:type="dxa" w:w="4320"/>
          </w:tcPr>
          <w:p>
            <w:r>
              <w:t>Effective Date of Value</w:t>
            </w:r>
          </w:p>
        </w:tc>
        <w:tc>
          <w:tcPr>
            <w:tcW w:type="dxa" w:w="4320"/>
          </w:tcPr>
          <w:p>
            <w:r>
              <w:t>January 15, 2026</w:t>
            </w:r>
          </w:p>
        </w:tc>
      </w:tr>
      <w:tr>
        <w:tc>
          <w:tcPr>
            <w:tcW w:type="dxa" w:w="4320"/>
          </w:tcPr>
          <w:p>
            <w:r>
              <w:t>Date of Report</w:t>
            </w:r>
          </w:p>
        </w:tc>
        <w:tc>
          <w:tcPr>
            <w:tcW w:type="dxa" w:w="4320"/>
          </w:tcPr>
          <w:p>
            <w:r>
              <w:t>January 31, 2026</w:t>
            </w:r>
          </w:p>
        </w:tc>
      </w:tr>
      <w:tr>
        <w:tc>
          <w:tcPr>
            <w:tcW w:type="dxa" w:w="4320"/>
          </w:tcPr>
          <w:p>
            <w:r>
              <w:t>Land Area</w:t>
            </w:r>
          </w:p>
        </w:tc>
        <w:tc>
          <w:tcPr>
            <w:tcW w:type="dxa" w:w="4320"/>
          </w:tcPr>
          <w:p>
            <w:r>
              <w:t>25,000 SF (0.57 Acres)</w:t>
            </w:r>
          </w:p>
        </w:tc>
      </w:tr>
      <w:tr>
        <w:tc>
          <w:tcPr>
            <w:tcW w:type="dxa" w:w="4320"/>
          </w:tcPr>
          <w:p>
            <w:r>
              <w:t>Building</w:t>
            </w:r>
          </w:p>
        </w:tc>
        <w:tc>
          <w:tcPr>
            <w:tcW w:type="dxa" w:w="4320"/>
          </w:tcPr>
          <w:p>
            <w:r>
              <w:t>3,200 SF single-story retail building (1985)</w:t>
            </w:r>
          </w:p>
        </w:tc>
      </w:tr>
      <w:tr>
        <w:tc>
          <w:tcPr>
            <w:tcW w:type="dxa" w:w="4320"/>
          </w:tcPr>
          <w:p>
            <w:r>
              <w:t>Zoning</w:t>
            </w:r>
          </w:p>
        </w:tc>
        <w:tc>
          <w:tcPr>
            <w:tcW w:type="dxa" w:w="4320"/>
          </w:tcPr>
          <w:p>
            <w:r>
              <w:t>C-2: General Commercial</w:t>
            </w:r>
          </w:p>
        </w:tc>
      </w:tr>
      <w:tr>
        <w:tc>
          <w:tcPr>
            <w:tcW w:type="dxa" w:w="4320"/>
          </w:tcPr>
          <w:p>
            <w:r>
              <w:t>Flood Zone</w:t>
            </w:r>
          </w:p>
        </w:tc>
        <w:tc>
          <w:tcPr>
            <w:tcW w:type="dxa" w:w="4320"/>
          </w:tcPr>
          <w:p>
            <w:r>
              <w:t>Zone X (unshaded)</w:t>
            </w:r>
          </w:p>
        </w:tc>
      </w:tr>
      <w:tr>
        <w:tc>
          <w:tcPr>
            <w:tcW w:type="dxa" w:w="4320"/>
          </w:tcPr>
          <w:p>
            <w:r>
              <w:t>Highest and Best Use — Vacant</w:t>
            </w:r>
          </w:p>
        </w:tc>
        <w:tc>
          <w:tcPr>
            <w:tcW w:type="dxa" w:w="4320"/>
          </w:tcPr>
          <w:p>
            <w:r>
              <w:t>Commercial Development</w:t>
            </w:r>
          </w:p>
        </w:tc>
      </w:tr>
      <w:tr>
        <w:tc>
          <w:tcPr>
            <w:tcW w:type="dxa" w:w="4320"/>
          </w:tcPr>
          <w:p>
            <w:r>
              <w:t>Highest and Best Use — Improved</w:t>
            </w:r>
          </w:p>
        </w:tc>
        <w:tc>
          <w:tcPr>
            <w:tcW w:type="dxa" w:w="4320"/>
          </w:tcPr>
          <w:p>
            <w:del w:id="3" w:author="Appraisal Tool" w:date="2026-02-01T07:45:47Z">
              <w:r>
                <w:delText>Retail Commercial Building</w:delText>
              </w:r>
            </w:del>
            <w:ins w:id="4" w:author="Appraisal Tool" w:date="2026-02-01T07:45:47Z">
              <w:r>
                <w:t>Continued use as a retail commercial building</w:t>
              </w:r>
            </w:ins>
          </w:p>
        </w:tc>
      </w:tr>
      <w:tr>
        <w:tc>
          <w:tcPr>
            <w:tcW w:type="dxa" w:w="4320"/>
          </w:tcPr>
          <w:p>
            <w:r>
              <w:t>Permanent Easement (PE-10)</w:t>
            </w:r>
          </w:p>
        </w:tc>
        <w:tc>
          <w:tcPr>
            <w:tcW w:type="dxa" w:w="4320"/>
          </w:tcPr>
          <w:p>
            <w:r>
              <w:t>1,500 SF</w:t>
            </w:r>
          </w:p>
        </w:tc>
      </w:tr>
      <w:tr>
        <w:tc>
          <w:tcPr>
            <w:tcW w:type="dxa" w:w="4320"/>
          </w:tcPr>
          <w:p>
            <w:r>
              <w:t>Market Value Before Taking</w:t>
            </w:r>
          </w:p>
        </w:tc>
        <w:tc>
          <w:tcPr>
            <w:tcW w:type="dxa" w:w="4320"/>
          </w:tcPr>
          <w:p>
            <w:r>
              <w:t>$1,250,000</w:t>
            </w:r>
          </w:p>
        </w:tc>
      </w:tr>
      <w:tr>
        <w:tc>
          <w:tcPr>
            <w:tcW w:type="dxa" w:w="4320"/>
          </w:tcPr>
          <w:p>
            <w:r>
              <w:t>Value of PE-10</w:t>
            </w:r>
          </w:p>
        </w:tc>
        <w:tc>
          <w:tcPr>
            <w:tcW w:type="dxa" w:w="4320"/>
          </w:tcPr>
          <w:p>
            <w:r>
              <w:t>$56,250</w:t>
            </w:r>
          </w:p>
        </w:tc>
      </w:tr>
      <w:tr>
        <w:tc>
          <w:tcPr>
            <w:tcW w:type="dxa" w:w="4320"/>
          </w:tcPr>
          <w:p>
            <w:r>
              <w:t>Just Compensation</w:t>
            </w:r>
          </w:p>
        </w:tc>
        <w:tc>
          <w:tcPr>
            <w:tcW w:type="dxa" w:w="4320"/>
          </w:tcPr>
          <w:p>
            <w:r>
              <w:t>$56,250</w:t>
            </w:r>
          </w:p>
        </w:tc>
      </w:tr>
    </w:tbl>
    <w:p>
      <w:r>
        <w:br w:type="page"/>
      </w:r>
    </w:p>
    <w:p>
      <w:pPr>
        <w:pStyle w:val="Heading2"/>
        <w:jc w:val="center"/>
      </w:pPr>
      <w:r>
        <w:t>PROPERTY IDENTIFICATION</w:t>
      </w:r>
    </w:p>
    <w:p/>
    <w:p>
      <w:r>
        <w:rPr>
          <w:b w:val="0"/>
        </w:rPr>
        <w:t>The subject property is located at 1200 Maple Street in the City of Centerville, Demo County, Colorado 80100. The property is identified by Demo County Assessor Parcel Number 12-345-67-001. The property is currently owned by Greenfield Holdings, LLC.</w:t>
      </w:r>
    </w:p>
    <w:p/>
    <w:p>
      <w:r>
        <w:rPr>
          <w:b w:val="0"/>
        </w:rPr>
        <w:t>The subject is a 25,000 square foot (0.57 acre) commercially zoned parcel improved with a 3,200 square foot single-story retail building constructed in 1985. The building is of wood frame construction with stucco exterior walls, a flat built-up roof and adequate parking.</w:t>
      </w:r>
    </w:p>
    <w:p>
      <w:r>
        <w:br w:type="page"/>
      </w:r>
    </w:p>
    <w:p>
      <w:pPr>
        <w:pStyle w:val="Heading2"/>
        <w:jc w:val="center"/>
      </w:pPr>
      <w:r>
        <w:t>PURPOSE AND INTENDED USE</w:t>
      </w:r>
    </w:p>
    <w:p/>
    <w:p>
      <w:r>
        <w:rPr>
          <w:b w:val="0"/>
        </w:rPr>
        <w:t>The purpose of this appraisal is to estimate the market value of the subject property before the proposed acquisition and the just compensation for the permanent easement (PE-10) in connection with the Maple Street Road Widening project (RDW M100-010). The client is the Colorado Department of Transportation. The intended use is for right-of-way acquisition negotiations.</w:t>
      </w:r>
    </w:p>
    <w:p>
      <w:pPr>
        <w:pStyle w:val="Heading2"/>
        <w:jc w:val="center"/>
      </w:pPr>
      <w:r>
        <w:t>PROPERTY DESCRIPTION</w:t>
      </w:r>
    </w:p>
    <w:p/>
    <w:p>
      <w:r>
        <w:rPr>
          <w:b/>
        </w:rPr>
        <w:t>Site Description</w:t>
      </w:r>
    </w:p>
    <w:p/>
    <w:p>
      <w:r>
        <w:rPr>
          <w:b w:val="0"/>
        </w:rPr>
        <w:t>The subject property is a 25,000 square foot (0.57 acre) parcel located on the south side of Maple Street between Oak Avenue and Cedar Boulevard in Centerville, Colorado.</w:t>
      </w:r>
    </w:p>
    <w:p/>
    <w:p>
      <w:r>
        <w:rPr>
          <w:b w:val="0"/>
        </w:rPr>
        <w:t>Traffic Count: 18,500 vehicles/day Maple St (2025)</w:t>
      </w:r>
    </w:p>
    <w:p>
      <w:r>
        <w:rPr>
          <w:b w:val="0"/>
        </w:rPr>
        <w:t>Frontage: Maple Street, Oak Avenue</w:t>
      </w:r>
    </w:p>
    <w:p>
      <w:r>
        <w:rPr>
          <w:b w:val="0"/>
        </w:rPr>
        <w:t>Access: Maple Street and Oak Avenue</w:t>
      </w:r>
    </w:p>
    <w:p/>
    <w:p>
      <w:r>
        <w:rPr>
          <w:b/>
        </w:rPr>
        <w:t>Surrounding Development</w:t>
      </w:r>
    </w:p>
    <w:p>
      <w:r>
        <w:rPr>
          <w:b w:val="0"/>
        </w:rPr>
        <w:t>North: Maple Street / Commercial retail</w:t>
      </w:r>
    </w:p>
    <w:p>
      <w:r>
        <w:rPr>
          <w:b w:val="0"/>
        </w:rPr>
        <w:t>South: Single-family residential</w:t>
      </w:r>
    </w:p>
    <w:p>
      <w:r>
        <w:rPr>
          <w:b w:val="0"/>
        </w:rPr>
        <w:t>East: Oak Avenue / Mixed commercial</w:t>
      </w:r>
    </w:p>
    <w:p>
      <w:r>
        <w:rPr>
          <w:b w:val="0"/>
        </w:rPr>
        <w:t>West: Cedar Boulevard / Office and retail</w:t>
      </w:r>
    </w:p>
    <w:p/>
    <w:p>
      <w:r>
        <w:rPr>
          <w:b/>
        </w:rPr>
        <w:t>Utilities</w:t>
      </w:r>
    </w:p>
    <w:p>
      <w:r>
        <w:rPr>
          <w:b w:val="0"/>
        </w:rPr>
        <w:t>All public utilities are available to the site including water, sewer, natural gas, and electricity.</w:t>
      </w:r>
    </w:p>
    <w:p/>
    <w:p>
      <w:r>
        <w:rPr>
          <w:b/>
        </w:rPr>
        <w:t>Zoning</w:t>
      </w:r>
    </w:p>
    <w:p>
      <w:r>
        <w:rPr>
          <w:b w:val="0"/>
        </w:rPr>
        <w:t>The subject property is zoned C-2: General Commercial by the City of Centerville. The C-2 district permits a wide range of commercial uses including retail, office, and service establishments.</w:t>
      </w:r>
    </w:p>
    <w:p/>
    <w:p>
      <w:r>
        <w:rPr>
          <w:b/>
        </w:rPr>
        <w:t>Flood Zone</w:t>
      </w:r>
    </w:p>
    <w:p>
      <w:r>
        <w:rPr>
          <w:b w:val="0"/>
        </w:rPr>
        <w:t>According to the FEMA Flood Insurance Rate Map, Community Panel 08999C0150F dated March 15, 2020, the subject property is located in Zone X (unshaded), which is outside the Special Flood Hazard Area.</w:t>
      </w:r>
    </w:p>
    <w:p/>
    <w:p>
      <w:r>
        <w:rPr>
          <w:b/>
        </w:rPr>
        <w:t>Title Report</w:t>
      </w:r>
    </w:p>
    <w:p>
      <w:r>
        <w:rPr>
          <w:b w:val="0"/>
        </w:rPr>
        <w:t>The title report dated September 10, 2025, by First Demo Title Insurance Company was reviewed. The report did not disclose any encumbrances that would adversely affect marketability or value.</w:t>
      </w:r>
    </w:p>
    <w:p/>
    <w:p>
      <w:r>
        <w:rPr>
          <w:b/>
        </w:rPr>
        <w:t>Improvement Description</w:t>
      </w:r>
    </w:p>
    <w:p>
      <w:r>
        <w:rPr>
          <w:b w:val="0"/>
        </w:rPr>
        <w:t>The subject is improved with a 3,200 square foot single-story retail building constructed in 1985, currently used as a retail store. The building is of wood frame construction with stucco exterior walls, a flat built-up roof and adequate parking. The improvements are in average condition and contribute minimal value to the site.</w:t>
      </w:r>
    </w:p>
    <w:p/>
    <w:p>
      <w:r>
        <w:rPr>
          <w:b/>
        </w:rPr>
        <w:t>Property History</w:t>
      </w:r>
    </w:p>
    <w:p>
      <w:r>
        <w:br w:type="page"/>
      </w:r>
    </w:p>
    <w:p>
      <w:pPr>
        <w:pStyle w:val="Heading2"/>
        <w:jc w:val="center"/>
      </w:pPr>
      <w:r>
        <w:t>EASEMENT DESCRIPTION</w:t>
      </w:r>
    </w:p>
    <w:p/>
    <w:p>
      <w:r>
        <w:rPr>
          <w:b w:val="0"/>
        </w:rPr>
        <w:t>The Colorado Department of Transportation proposes to acquire a permanent easement (PE-10) containing approximately 1,500 square feet along the north side of the subject property in connection with the Maple Street Road Widening project (RDW M100-010).</w:t>
      </w:r>
    </w:p>
    <w:p/>
    <w:p>
      <w:r>
        <w:rPr>
          <w:b w:val="0"/>
        </w:rPr>
        <w:t>The easement area is a strip along the Maple Street frontage and will be used for sidewalk improvements, utility relocation, and right-of-way widening. Greenfield Holdings, LLC is the grantor of the permanent easement.</w:t>
      </w:r>
    </w:p>
    <w:p>
      <w:r>
        <w:br w:type="page"/>
      </w:r>
    </w:p>
    <w:p>
      <w:pPr>
        <w:pStyle w:val="Heading2"/>
        <w:jc w:val="center"/>
      </w:pPr>
      <w:r>
        <w:t>HIGHEST AND BEST USE ANALYSIS</w:t>
      </w:r>
    </w:p>
    <w:p/>
    <w:p>
      <w:r>
        <w:rPr>
          <w:b w:val="0"/>
        </w:rPr>
        <w:t>Highest and best use is defined as the reasonably probable use of property that results in the highest value. The four criteria are legally permissible, physically possible, financially feasible, and maximally productive.</w:t>
      </w:r>
    </w:p>
    <w:p/>
    <w:tbl>
      <w:tblPr>
        <w:tblStyle w:val="TableGrid"/>
        <w:tblW w:type="auto" w:w="0"/>
        <w:tblLook w:firstColumn="1" w:firstRow="1" w:lastColumn="0" w:lastRow="0" w:noHBand="0" w:noVBand="1" w:val="04A0"/>
      </w:tblPr>
      <w:tblGrid>
        <w:gridCol w:w="4320"/>
        <w:gridCol w:w="4320"/>
      </w:tblGrid>
      <w:tr>
        <w:tc>
          <w:tcPr>
            <w:tcW w:type="dxa" w:w="4320"/>
          </w:tcPr>
          <w:p>
            <w:r>
              <w:t>Highest and Best Use</w:t>
            </w:r>
          </w:p>
        </w:tc>
        <w:tc>
          <w:tcPr>
            <w:tcW w:type="dxa" w:w="4320"/>
          </w:tcPr>
          <w:p>
            <w:r>
              <w:t>Conclusion</w:t>
            </w:r>
          </w:p>
        </w:tc>
      </w:tr>
      <w:tr>
        <w:tc>
          <w:tcPr>
            <w:tcW w:type="dxa" w:w="4320"/>
          </w:tcPr>
          <w:p>
            <w:r>
              <w:t>As If Vacant</w:t>
            </w:r>
          </w:p>
        </w:tc>
        <w:tc>
          <w:tcPr>
            <w:tcW w:type="dxa" w:w="4320"/>
          </w:tcPr>
          <w:p>
            <w:del w:id="5" w:author="Appraisal Tool" w:date="2026-02-01T07:45:47Z">
              <w:r>
                <w:delText>Retail Commercial Building</w:delText>
              </w:r>
            </w:del>
            <w:ins w:id="6" w:author="Appraisal Tool" w:date="2026-02-01T07:45:47Z">
              <w:r>
                <w:t>Continued use as a retail commercial building</w:t>
              </w:r>
            </w:ins>
          </w:p>
        </w:tc>
      </w:tr>
      <w:tr>
        <w:tc>
          <w:tcPr>
            <w:tcW w:type="dxa" w:w="4320"/>
          </w:tcPr>
          <w:p>
            <w:r>
              <w:t>As Improved</w:t>
            </w:r>
          </w:p>
        </w:tc>
        <w:tc>
          <w:tcPr>
            <w:tcW w:type="dxa" w:w="4320"/>
          </w:tcPr>
          <w:p>
            <w:del w:id="7" w:author="Appraisal Tool" w:date="2026-02-01T07:45:47Z">
              <w:r>
                <w:delText>Retail Commercial Building</w:delText>
              </w:r>
            </w:del>
            <w:ins w:id="8" w:author="Appraisal Tool" w:date="2026-02-01T07:45:47Z">
              <w:r>
                <w:t>Continued use as a retail commercial building</w:t>
              </w:r>
            </w:ins>
          </w:p>
        </w:tc>
      </w:tr>
    </w:tbl>
    <w:p/>
    <w:p>
      <w:r>
        <w:rPr>
          <w:b/>
        </w:rPr>
        <w:t>As If Vacant</w:t>
      </w:r>
    </w:p>
    <w:p>
      <w:r>
        <w:rPr>
          <w:b w:val="0"/>
        </w:rPr>
        <w:t>Considering the subject site as if vacant and available for development, the highest and best use is for commercial development consistent with the C-2 zoning. The site is physically capable of supporting commercial development, and such use would be financially feasible given current market conditions.</w:t>
      </w:r>
    </w:p>
    <w:p/>
    <w:p>
      <w:r>
        <w:rPr>
          <w:b/>
        </w:rPr>
        <w:t>As Improved</w:t>
      </w:r>
    </w:p>
    <w:p>
      <w:r>
        <w:rPr>
          <w:b w:val="0"/>
        </w:rPr>
        <w:t xml:space="preserve">The property is currently improved with a </w:t>
      </w:r>
      <w:del w:id="9" w:author="Appraisal Tool" w:date="2026-02-01T07:45:47Z">
        <w:r>
          <w:rPr>
            <w:b w:val="0"/>
          </w:rPr>
          <w:delText>Retail Commercial Building</w:delText>
        </w:r>
      </w:del>
      <w:ins w:id="10" w:author="Appraisal Tool" w:date="2026-02-01T07:45:47Z">
        <w:r>
          <w:rPr>
            <w:b w:val="0"/>
          </w:rPr>
          <w:t>Continued use as a retail commercial building</w:t>
        </w:r>
      </w:ins>
      <w:r>
        <w:rPr>
          <w:b w:val="0"/>
        </w:rPr>
        <w:t xml:space="preserve">. The improvements contribute to the overall value of the property. The highest and best use as improved is the continued use as a </w:t>
      </w:r>
      <w:del w:id="1" w:author="Appraisal Tool" w:date="2026-02-01T07:46:41Z">
        <w:r>
          <w:rPr>
            <w:b w:val="0"/>
          </w:rPr>
          <w:delText>Retail Commercial Building</w:delText>
        </w:r>
      </w:del>
      <w:ins w:id="2" w:author="Appraisal Tool" w:date="2026-02-01T07:46:41Z">
        <w:r>
          <w:rPr>
            <w:b w:val="0"/>
          </w:rPr>
          <w:t>Continued use as a retail commercial building</w:t>
        </w:r>
      </w:ins>
      <w:r>
        <w:rPr>
          <w:b w:val="0"/>
        </w:rPr>
        <w:t>.</w:t>
      </w:r>
    </w:p>
    <w:p/>
    <w:p>
      <w:r>
        <w:rPr>
          <w:b w:val="0"/>
        </w:rPr>
        <w:t xml:space="preserve">Improvements: </w:t>
      </w:r>
      <w:del w:id="11" w:author="Appraisal Tool" w:date="2026-02-01T07:45:47Z">
        <w:r>
          <w:rPr>
            <w:b w:val="0"/>
          </w:rPr>
          <w:delText>Retail Commercial Building</w:delText>
        </w:r>
      </w:del>
      <w:ins w:id="12" w:author="Appraisal Tool" w:date="2026-02-01T07:45:47Z">
        <w:r>
          <w:rPr>
            <w:b w:val="0"/>
          </w:rPr>
          <w:t>Continued use as a retail commercial building</w:t>
        </w:r>
      </w:ins>
    </w:p>
    <w:p>
      <w:r>
        <w:br w:type="page"/>
      </w:r>
    </w:p>
    <w:p>
      <w:pPr>
        <w:pStyle w:val="Heading2"/>
        <w:jc w:val="center"/>
      </w:pPr>
      <w:r>
        <w:t>SALES COMPARISON APPROACH — LAND VALUATION</w:t>
      </w:r>
    </w:p>
    <w:p/>
    <w:p>
      <w:r>
        <w:rPr>
          <w:b w:val="0"/>
        </w:rPr>
        <w:t>In the Sales Comparison Approach, market value is estimated by comparing the subject to similar properties that have recently sold. Adjustments are made for differences in location, physical characteristics, and conditions of sale.</w:t>
      </w:r>
    </w:p>
    <w:p/>
    <w:p>
      <w:r>
        <w:rPr>
          <w:b w:val="0"/>
        </w:rPr>
        <w:t>Four comparable land sales were identified in the Centerville and surrounding communities. The sales range from approximately 0.24 acres to 0.64 acres in size and sold between July 2024 and May 2025. The unadjusted sale prices indicate a range from $42.86 PSF to $50.00 PSF.</w:t>
      </w:r>
    </w:p>
    <w:p>
      <w:r>
        <w:br w:type="page"/>
      </w:r>
    </w:p>
    <w:p>
      <w:pPr>
        <w:pStyle w:val="Heading2"/>
        <w:jc w:val="center"/>
      </w:pPr>
      <w:r>
        <w:t>LAND SALE MAP</w:t>
      </w:r>
    </w:p>
    <w:p/>
    <w:p>
      <w:pPr>
        <w:jc w:val="center"/>
      </w:pPr>
      <w:r>
        <w:rPr>
          <w:b w:val="0"/>
        </w:rPr>
        <w:t>[Land Sale Location Map — to be inserted]</w:t>
      </w:r>
    </w:p>
    <w:p/>
    <w:p/>
    <w:p/>
    <w:p/>
    <w:p/>
    <w:p/>
    <w:p/>
    <w:p/>
    <w:p/>
    <w:p/>
    <w:p/>
    <w:p/>
    <w:p/>
    <w:p/>
    <w:p/>
    <w:p/>
    <w:p/>
    <w:p/>
    <w:p/>
    <w:p/>
    <w:p>
      <w:r>
        <w:br w:type="page"/>
      </w:r>
    </w:p>
    <w:p>
      <w:pPr>
        <w:pStyle w:val="Heading2"/>
        <w:jc w:val="center"/>
      </w:pPr>
      <w:r>
        <w:t>LAND SALE NO. 1</w:t>
      </w:r>
    </w:p>
    <w:p/>
    <w:p>
      <w:r>
        <w:rPr>
          <w:b w:val="0"/>
        </w:rPr>
        <w:t>Location:</w:t>
        <w:tab/>
        <w:t>800 Oak Avenue</w:t>
      </w:r>
    </w:p>
    <w:p/>
    <w:p>
      <w:r>
        <w:rPr>
          <w:b w:val="0"/>
        </w:rPr>
        <w:t>City/County:</w:t>
        <w:tab/>
        <w:t>Centerville/Demo</w:t>
      </w:r>
    </w:p>
    <w:p/>
    <w:p>
      <w:r>
        <w:rPr>
          <w:b w:val="0"/>
        </w:rPr>
        <w:t>Assessor Account No.:</w:t>
        <w:tab/>
        <w:t>12-345-67-010</w:t>
      </w:r>
    </w:p>
    <w:p/>
    <w:p>
      <w:r>
        <w:rPr>
          <w:b w:val="0"/>
        </w:rPr>
        <w:t>Grantor:</w:t>
        <w:tab/>
        <w:t>Maple Creek Partners</w:t>
      </w:r>
    </w:p>
    <w:p/>
    <w:p>
      <w:r>
        <w:rPr>
          <w:b w:val="0"/>
        </w:rPr>
        <w:t>Grantee:</w:t>
        <w:tab/>
        <w:t>Oak Street Ventures</w:t>
      </w:r>
    </w:p>
    <w:p/>
    <w:p>
      <w:r>
        <w:rPr>
          <w:b w:val="0"/>
        </w:rPr>
        <w:t>Recording/Reception No.:</w:t>
        <w:tab/>
        <w:t>2025030100</w:t>
      </w:r>
    </w:p>
    <w:p/>
    <w:p>
      <w:r>
        <w:rPr>
          <w:b w:val="0"/>
        </w:rPr>
        <w:t>Sale Date:</w:t>
        <w:tab/>
        <w:t>March 15, 2025</w:t>
      </w:r>
    </w:p>
    <w:p/>
    <w:p>
      <w:r>
        <w:rPr>
          <w:b w:val="0"/>
        </w:rPr>
        <w:t>Sale Price:</w:t>
        <w:tab/>
        <w:t>$600,000</w:t>
      </w:r>
    </w:p>
    <w:p/>
    <w:p>
      <w:r>
        <w:rPr>
          <w:b w:val="0"/>
        </w:rPr>
        <w:t>Parcel Size:</w:t>
        <w:tab/>
        <w:t>0.28 Acres (12,000 SF)</w:t>
      </w:r>
    </w:p>
    <w:p/>
    <w:p>
      <w:r>
        <w:rPr>
          <w:b w:val="0"/>
        </w:rPr>
        <w:t>Unit Price:</w:t>
        <w:tab/>
        <w:t>$50.00 Per SF</w:t>
      </w:r>
    </w:p>
    <w:p/>
    <w:p>
      <w:r>
        <w:rPr>
          <w:b w:val="0"/>
        </w:rPr>
        <w:t>Zoning:</w:t>
        <w:tab/>
        <w:t>C-2</w:t>
      </w:r>
    </w:p>
    <w:p/>
    <w:p>
      <w:r>
        <w:rPr>
          <w:b w:val="0"/>
        </w:rPr>
        <w:t>Comments:</w:t>
        <w:tab/>
        <w:t>Vacant commercial land sold for future retail development. Arms-length transaction confirmed with buyer.</w:t>
      </w:r>
    </w:p>
    <w:p/>
    <w:p>
      <w:r>
        <w:br w:type="page"/>
      </w:r>
    </w:p>
    <w:p>
      <w:pPr>
        <w:pStyle w:val="Heading2"/>
        <w:jc w:val="center"/>
      </w:pPr>
      <w:r>
        <w:t>LAND SALE NO. 1 AERIAL</w:t>
      </w:r>
    </w:p>
    <w:p/>
    <w:p>
      <w:pPr>
        <w:jc w:val="center"/>
      </w:pPr>
      <w:r>
        <w:rPr>
          <w:b w:val="0"/>
        </w:rPr>
        <w:t>[Aerial photograph of Sale 1 — to be inserted]</w:t>
      </w:r>
    </w:p>
    <w:p/>
    <w:p/>
    <w:p/>
    <w:p/>
    <w:p/>
    <w:p/>
    <w:p/>
    <w:p/>
    <w:p/>
    <w:p/>
    <w:p/>
    <w:p/>
    <w:p/>
    <w:p/>
    <w:p/>
    <w:p/>
    <w:p/>
    <w:p/>
    <w:p/>
    <w:p/>
    <w:p>
      <w:r>
        <w:br w:type="page"/>
      </w:r>
    </w:p>
    <w:p>
      <w:pPr>
        <w:pStyle w:val="Heading2"/>
        <w:jc w:val="center"/>
      </w:pPr>
      <w:r>
        <w:t>LAND SALE NO. 2</w:t>
      </w:r>
    </w:p>
    <w:p/>
    <w:p>
      <w:r>
        <w:rPr>
          <w:b w:val="0"/>
        </w:rPr>
        <w:t>Location:</w:t>
        <w:tab/>
        <w:t>2450 Pine Road</w:t>
      </w:r>
    </w:p>
    <w:p/>
    <w:p>
      <w:r>
        <w:rPr>
          <w:b w:val="0"/>
        </w:rPr>
        <w:t>City/County:</w:t>
        <w:tab/>
        <w:t>Westfield/Demo</w:t>
      </w:r>
    </w:p>
    <w:p/>
    <w:p>
      <w:r>
        <w:rPr>
          <w:b w:val="0"/>
        </w:rPr>
        <w:t>Assessor Account No.:</w:t>
        <w:tab/>
        <w:t>23-456-78-002</w:t>
      </w:r>
    </w:p>
    <w:p/>
    <w:p>
      <w:r>
        <w:rPr>
          <w:b w:val="0"/>
        </w:rPr>
        <w:t>Grantor:</w:t>
        <w:tab/>
        <w:t>Sunrise Development Corp</w:t>
      </w:r>
    </w:p>
    <w:p/>
    <w:p>
      <w:r>
        <w:rPr>
          <w:b w:val="0"/>
        </w:rPr>
        <w:t>Grantee:</w:t>
        <w:tab/>
        <w:t>Westfield Town Center LLC</w:t>
      </w:r>
    </w:p>
    <w:p/>
    <w:p>
      <w:r>
        <w:rPr>
          <w:b w:val="0"/>
        </w:rPr>
        <w:t>Recording/Reception No.:</w:t>
        <w:tab/>
        <w:t>2024071555</w:t>
      </w:r>
    </w:p>
    <w:p/>
    <w:p>
      <w:r>
        <w:rPr>
          <w:b w:val="0"/>
        </w:rPr>
        <w:t>Sale Date:</w:t>
        <w:tab/>
        <w:t>July 22, 2024</w:t>
      </w:r>
    </w:p>
    <w:p/>
    <w:p>
      <w:r>
        <w:rPr>
          <w:b w:val="0"/>
        </w:rPr>
        <w:t>Sale Price:</w:t>
        <w:tab/>
        <w:t>$1,200,000</w:t>
      </w:r>
    </w:p>
    <w:p/>
    <w:p>
      <w:r>
        <w:rPr>
          <w:b w:val="0"/>
        </w:rPr>
        <w:t>Parcel Size:</w:t>
        <w:tab/>
        <w:t>0.64 Acres (28,000 SF)</w:t>
      </w:r>
    </w:p>
    <w:p/>
    <w:p>
      <w:r>
        <w:rPr>
          <w:b w:val="0"/>
        </w:rPr>
        <w:t>Unit Price:</w:t>
        <w:tab/>
        <w:t>$42.86 Per SF</w:t>
      </w:r>
    </w:p>
    <w:p/>
    <w:p>
      <w:r>
        <w:rPr>
          <w:b w:val="0"/>
        </w:rPr>
        <w:t>Zoning:</w:t>
        <w:tab/>
        <w:t>C-3</w:t>
      </w:r>
    </w:p>
    <w:p/>
    <w:p>
      <w:r>
        <w:rPr>
          <w:b w:val="0"/>
        </w:rPr>
        <w:t>Comments:</w:t>
        <w:tab/>
        <w:t>Large commercial parcel with partial flood zone exposure. Buyer planned mixed-use development. Arms-length transaction.</w:t>
      </w:r>
    </w:p>
    <w:p/>
    <w:p>
      <w:r>
        <w:br w:type="page"/>
      </w:r>
    </w:p>
    <w:p>
      <w:pPr>
        <w:pStyle w:val="Heading2"/>
        <w:jc w:val="center"/>
      </w:pPr>
      <w:r>
        <w:t>LAND SALE NO. 2 AERIAL</w:t>
      </w:r>
    </w:p>
    <w:p/>
    <w:p>
      <w:pPr>
        <w:jc w:val="center"/>
      </w:pPr>
      <w:r>
        <w:rPr>
          <w:b w:val="0"/>
        </w:rPr>
        <w:t>[Aerial photograph of Sale 2 — to be inserted]</w:t>
      </w:r>
    </w:p>
    <w:p/>
    <w:p/>
    <w:p/>
    <w:p/>
    <w:p/>
    <w:p/>
    <w:p/>
    <w:p/>
    <w:p/>
    <w:p/>
    <w:p/>
    <w:p/>
    <w:p/>
    <w:p/>
    <w:p/>
    <w:p/>
    <w:p/>
    <w:p/>
    <w:p/>
    <w:p/>
    <w:p>
      <w:r>
        <w:br w:type="page"/>
      </w:r>
    </w:p>
    <w:p>
      <w:pPr>
        <w:pStyle w:val="Heading2"/>
        <w:jc w:val="center"/>
      </w:pPr>
      <w:r>
        <w:t>LAND SALE NO. 3</w:t>
      </w:r>
    </w:p>
    <w:p/>
    <w:p>
      <w:r>
        <w:rPr>
          <w:b w:val="0"/>
        </w:rPr>
        <w:t>Location:</w:t>
        <w:tab/>
        <w:t>550 Cedar Boulevard</w:t>
      </w:r>
    </w:p>
    <w:p/>
    <w:p>
      <w:r>
        <w:rPr>
          <w:b w:val="0"/>
        </w:rPr>
        <w:t>City/County:</w:t>
        <w:tab/>
        <w:t>Centerville/Demo</w:t>
      </w:r>
    </w:p>
    <w:p/>
    <w:p>
      <w:r>
        <w:rPr>
          <w:b w:val="0"/>
        </w:rPr>
        <w:t>Assessor Account No.:</w:t>
        <w:tab/>
        <w:t>12-345-67-025</w:t>
      </w:r>
    </w:p>
    <w:p/>
    <w:p>
      <w:r>
        <w:rPr>
          <w:b w:val="0"/>
        </w:rPr>
        <w:t>Grantor:</w:t>
        <w:tab/>
        <w:t>Cedar Valley Trust</w:t>
      </w:r>
    </w:p>
    <w:p/>
    <w:p>
      <w:r>
        <w:rPr>
          <w:b w:val="0"/>
        </w:rPr>
        <w:t>Grantee:</w:t>
        <w:tab/>
        <w:t>Centerville Retail Group</w:t>
      </w:r>
    </w:p>
    <w:p/>
    <w:p>
      <w:r>
        <w:rPr>
          <w:b w:val="0"/>
        </w:rPr>
        <w:t>Recording/Reception No.:</w:t>
        <w:tab/>
        <w:t>2024110200</w:t>
      </w:r>
    </w:p>
    <w:p/>
    <w:p>
      <w:r>
        <w:rPr>
          <w:b w:val="0"/>
        </w:rPr>
        <w:t>Sale Date:</w:t>
        <w:tab/>
        <w:t>November 8, 2024</w:t>
      </w:r>
    </w:p>
    <w:p/>
    <w:p>
      <w:r>
        <w:rPr>
          <w:b w:val="0"/>
        </w:rPr>
        <w:t>Sale Price:</w:t>
        <w:tab/>
        <w:t>$500,000</w:t>
      </w:r>
    </w:p>
    <w:p/>
    <w:p>
      <w:r>
        <w:rPr>
          <w:b w:val="0"/>
        </w:rPr>
        <w:t>Parcel Size:</w:t>
        <w:tab/>
        <w:t>0.24 Acres (10,500 SF)</w:t>
      </w:r>
    </w:p>
    <w:p/>
    <w:p>
      <w:r>
        <w:rPr>
          <w:b w:val="0"/>
        </w:rPr>
        <w:t>Unit Price:</w:t>
        <w:tab/>
        <w:t>$47.62 Per SF</w:t>
      </w:r>
    </w:p>
    <w:p/>
    <w:p>
      <w:r>
        <w:rPr>
          <w:b w:val="0"/>
        </w:rPr>
        <w:t>Zoning:</w:t>
        <w:tab/>
        <w:t>C-1</w:t>
      </w:r>
    </w:p>
    <w:p/>
    <w:p>
      <w:r>
        <w:rPr>
          <w:b w:val="0"/>
        </w:rPr>
        <w:t>Comments:</w:t>
        <w:tab/>
        <w:t>Small commercial lot in established retail corridor. Sold for land value. Arms-length transaction.</w:t>
      </w:r>
    </w:p>
    <w:p/>
    <w:p>
      <w:r>
        <w:br w:type="page"/>
      </w:r>
    </w:p>
    <w:p>
      <w:pPr>
        <w:pStyle w:val="Heading2"/>
        <w:jc w:val="center"/>
      </w:pPr>
      <w:r>
        <w:t>LAND SALE NO. 3 AERIAL</w:t>
      </w:r>
    </w:p>
    <w:p/>
    <w:p>
      <w:pPr>
        <w:jc w:val="center"/>
      </w:pPr>
      <w:r>
        <w:rPr>
          <w:b w:val="0"/>
        </w:rPr>
        <w:t>[Aerial photograph of Sale 3 — to be inserted]</w:t>
      </w:r>
    </w:p>
    <w:p/>
    <w:p/>
    <w:p/>
    <w:p/>
    <w:p/>
    <w:p/>
    <w:p/>
    <w:p/>
    <w:p/>
    <w:p/>
    <w:p/>
    <w:p/>
    <w:p/>
    <w:p/>
    <w:p/>
    <w:p/>
    <w:p/>
    <w:p/>
    <w:p/>
    <w:p/>
    <w:p>
      <w:r>
        <w:br w:type="page"/>
      </w:r>
    </w:p>
    <w:p>
      <w:pPr>
        <w:pStyle w:val="Heading2"/>
        <w:jc w:val="center"/>
      </w:pPr>
      <w:r>
        <w:t>LAND SALE NO. 4</w:t>
      </w:r>
    </w:p>
    <w:p/>
    <w:p>
      <w:r>
        <w:rPr>
          <w:b w:val="0"/>
        </w:rPr>
        <w:t>Location:</w:t>
        <w:tab/>
        <w:t>1800 Birch Lane</w:t>
      </w:r>
    </w:p>
    <w:p/>
    <w:p>
      <w:r>
        <w:rPr>
          <w:b w:val="0"/>
        </w:rPr>
        <w:t>City/County:</w:t>
        <w:tab/>
        <w:t>Eastview/Demo</w:t>
      </w:r>
    </w:p>
    <w:p/>
    <w:p>
      <w:r>
        <w:rPr>
          <w:b w:val="0"/>
        </w:rPr>
        <w:t>Assessor Account No.:</w:t>
        <w:tab/>
        <w:t>34-567-89-003</w:t>
      </w:r>
    </w:p>
    <w:p/>
    <w:p>
      <w:r>
        <w:rPr>
          <w:b w:val="0"/>
        </w:rPr>
        <w:t>Grantor:</w:t>
        <w:tab/>
        <w:t>Northern Star Realty</w:t>
      </w:r>
    </w:p>
    <w:p/>
    <w:p>
      <w:r>
        <w:rPr>
          <w:b w:val="0"/>
        </w:rPr>
        <w:t>Grantee:</w:t>
        <w:tab/>
        <w:t>Birch Holdings Inc</w:t>
      </w:r>
    </w:p>
    <w:p/>
    <w:p>
      <w:r>
        <w:rPr>
          <w:b w:val="0"/>
        </w:rPr>
        <w:t>Recording/Reception No.:</w:t>
        <w:tab/>
        <w:t>2025050400</w:t>
      </w:r>
    </w:p>
    <w:p/>
    <w:p>
      <w:r>
        <w:rPr>
          <w:b w:val="0"/>
        </w:rPr>
        <w:t>Sale Date:</w:t>
        <w:tab/>
        <w:t>May 3, 2025</w:t>
      </w:r>
    </w:p>
    <w:p/>
    <w:p>
      <w:r>
        <w:rPr>
          <w:b w:val="0"/>
        </w:rPr>
        <w:t>Sale Price:</w:t>
        <w:tab/>
        <w:t>$750,000</w:t>
      </w:r>
    </w:p>
    <w:p/>
    <w:p>
      <w:r>
        <w:rPr>
          <w:b w:val="0"/>
        </w:rPr>
        <w:t>Parcel Size:</w:t>
        <w:tab/>
        <w:t>0.34 Acres (15,000 SF)</w:t>
      </w:r>
    </w:p>
    <w:p/>
    <w:p>
      <w:r>
        <w:rPr>
          <w:b w:val="0"/>
        </w:rPr>
        <w:t>Unit Price:</w:t>
        <w:tab/>
        <w:t>$50.00 Per SF</w:t>
      </w:r>
    </w:p>
    <w:p/>
    <w:p>
      <w:r>
        <w:rPr>
          <w:b w:val="0"/>
        </w:rPr>
        <w:t>Zoning:</w:t>
        <w:tab/>
        <w:t>C-2</w:t>
      </w:r>
    </w:p>
    <w:p/>
    <w:p>
      <w:r>
        <w:rPr>
          <w:b w:val="0"/>
        </w:rPr>
        <w:t>Comments:</w:t>
        <w:tab/>
        <w:t>Vacant commercial land at signalized intersection. Purchased for retail pad development. Arms-length transaction.</w:t>
      </w:r>
    </w:p>
    <w:p/>
    <w:p>
      <w:r>
        <w:br w:type="page"/>
      </w:r>
    </w:p>
    <w:p>
      <w:pPr>
        <w:pStyle w:val="Heading2"/>
        <w:jc w:val="center"/>
      </w:pPr>
      <w:r>
        <w:t>LAND SALE NO. 4 AERIAL</w:t>
      </w:r>
    </w:p>
    <w:p/>
    <w:p>
      <w:pPr>
        <w:jc w:val="center"/>
      </w:pPr>
      <w:r>
        <w:rPr>
          <w:b w:val="0"/>
        </w:rPr>
        <w:t>[Aerial photograph of Sale 4 — to be inserted]</w:t>
      </w:r>
    </w:p>
    <w:p/>
    <w:p/>
    <w:p/>
    <w:p/>
    <w:p/>
    <w:p/>
    <w:p/>
    <w:p/>
    <w:p/>
    <w:p/>
    <w:p/>
    <w:p/>
    <w:p/>
    <w:p/>
    <w:p/>
    <w:p/>
    <w:p/>
    <w:p/>
    <w:p/>
    <w:p/>
    <w:p>
      <w:r>
        <w:br w:type="page"/>
      </w:r>
    </w:p>
    <w:p>
      <w:pPr>
        <w:pStyle w:val="Heading2"/>
        <w:jc w:val="center"/>
      </w:pPr>
      <w:r>
        <w:t>Comparative Analysis and Land Value Conclusion</w:t>
      </w:r>
    </w:p>
    <w:p/>
    <w:p>
      <w:r>
        <w:rPr>
          <w:b w:val="0"/>
        </w:rPr>
        <w:t>The four comparable sales were analyzed and adjusted for differences relative to the subject property. Adjustments were considered for market conditions (time), location, zoning, flood zone, and size.</w:t>
      </w:r>
    </w:p>
    <w:p/>
    <w:p>
      <w:r>
        <w:rPr>
          <w:b w:val="0"/>
        </w:rPr>
        <w:t>The comparable sales range from approximately 0.24 acres to 0.64 acres in size. The sales occurred between July 2024 and May 2025, representing a time range from approximately 8.43 months prior to the effective date of value to 17.77 months prior to the date of value.</w:t>
      </w:r>
    </w:p>
    <w:p/>
    <w:tbl>
      <w:tblPr>
        <w:tblStyle w:val="TableGrid"/>
        <w:tblW w:type="auto" w:w="0"/>
        <w:tblLook w:firstColumn="1" w:firstRow="1" w:lastColumn="0" w:lastRow="0" w:noHBand="0" w:noVBand="1" w:val="04A0"/>
      </w:tblPr>
      <w:tblGrid>
        <w:gridCol w:w="4320"/>
        <w:gridCol w:w="4320"/>
      </w:tblGrid>
      <w:tr>
        <w:tc>
          <w:tcPr>
            <w:tcW w:type="dxa" w:w="4320"/>
          </w:tcPr>
          <w:p>
            <w:r>
              <w:t>Comparable Sales After Adjustments</w:t>
            </w:r>
          </w:p>
        </w:tc>
        <w:tc>
          <w:tcPr>
            <w:tcW w:type="dxa" w:w="4320"/>
          </w:tcPr>
          <w:p>
            <w:r/>
          </w:p>
        </w:tc>
      </w:tr>
      <w:tr>
        <w:tc>
          <w:tcPr>
            <w:tcW w:type="dxa" w:w="4320"/>
          </w:tcPr>
          <w:p>
            <w:r>
              <w:t>Sale No.</w:t>
            </w:r>
          </w:p>
        </w:tc>
        <w:tc>
          <w:tcPr>
            <w:tcW w:type="dxa" w:w="4320"/>
          </w:tcPr>
          <w:p>
            <w:r>
              <w:t>Adjusted $/SF</w:t>
            </w:r>
          </w:p>
        </w:tc>
      </w:tr>
      <w:tr>
        <w:tc>
          <w:tcPr>
            <w:tcW w:type="dxa" w:w="4320"/>
          </w:tcPr>
          <w:p>
            <w:r>
              <w:t>2</w:t>
            </w:r>
          </w:p>
        </w:tc>
        <w:tc>
          <w:tcPr>
            <w:tcW w:type="dxa" w:w="4320"/>
          </w:tcPr>
          <w:p>
            <w:r>
              <w:t xml:space="preserve"> $       45 </w:t>
            </w:r>
          </w:p>
        </w:tc>
      </w:tr>
      <w:tr>
        <w:tc>
          <w:tcPr>
            <w:tcW w:type="dxa" w:w="4320"/>
          </w:tcPr>
          <w:p>
            <w:r>
              <w:t>3</w:t>
            </w:r>
          </w:p>
        </w:tc>
        <w:tc>
          <w:tcPr>
            <w:tcW w:type="dxa" w:w="4320"/>
          </w:tcPr>
          <w:p>
            <w:r>
              <w:t xml:space="preserve"> $       48 </w:t>
            </w:r>
          </w:p>
        </w:tc>
      </w:tr>
      <w:tr>
        <w:tc>
          <w:tcPr>
            <w:tcW w:type="dxa" w:w="4320"/>
          </w:tcPr>
          <w:p>
            <w:r>
              <w:t>1</w:t>
            </w:r>
          </w:p>
        </w:tc>
        <w:tc>
          <w:tcPr>
            <w:tcW w:type="dxa" w:w="4320"/>
          </w:tcPr>
          <w:p>
            <w:r>
              <w:t xml:space="preserve"> $       50 </w:t>
            </w:r>
          </w:p>
        </w:tc>
      </w:tr>
      <w:tr>
        <w:tc>
          <w:tcPr>
            <w:tcW w:type="dxa" w:w="4320"/>
          </w:tcPr>
          <w:p>
            <w:r>
              <w:t>4</w:t>
            </w:r>
          </w:p>
        </w:tc>
        <w:tc>
          <w:tcPr>
            <w:tcW w:type="dxa" w:w="4320"/>
          </w:tcPr>
          <w:p>
            <w:r>
              <w:t xml:space="preserve"> $       50 </w:t>
            </w:r>
          </w:p>
        </w:tc>
      </w:tr>
    </w:tbl>
    <w:p/>
    <w:p>
      <w:r>
        <w:rPr>
          <w:b w:val="0"/>
        </w:rPr>
        <w:t xml:space="preserve">After all adjustments, the comparable sales indicate </w:t>
      </w:r>
      <w:del w:id="13" w:author="Appraisal Tool" w:date="2026-02-01T07:45:47Z">
        <w:r>
          <w:rPr>
            <w:b w:val="0"/>
          </w:rPr>
          <w:delText>adjusted unit prices that range from $45 PSF to $51 PSF. The arithmetic average is $49 PSF. The median is $50 PSF.</w:delText>
        </w:r>
      </w:del>
      <w:ins w:id="14" w:author="Appraisal Tool" w:date="2026-02-01T07:45:47Z">
        <w:r>
          <w:rPr>
            <w:b w:val="0"/>
          </w:rPr>
          <w:t>adjusted unit prices that range from $45 PSF to $50 PSF. The arithmetic average is $48 PSF. The median is $49 PSF.</w:t>
        </w:r>
      </w:ins>
    </w:p>
    <w:p/>
    <w:p>
      <w:r>
        <w:rPr>
          <w:b w:val="0"/>
        </w:rPr>
        <w:t>Based on the analysis, I have concluded a unit value of $50.00 per square foot for the subject property.</w:t>
      </w:r>
    </w:p>
    <w:p/>
    <w:tbl>
      <w:tblPr>
        <w:tblStyle w:val="TableGrid"/>
        <w:tblW w:type="auto" w:w="0"/>
        <w:tblLook w:firstColumn="1" w:firstRow="1" w:lastColumn="0" w:lastRow="0" w:noHBand="0" w:noVBand="1" w:val="04A0"/>
      </w:tblPr>
      <w:tblGrid>
        <w:gridCol w:w="4320"/>
        <w:gridCol w:w="4320"/>
      </w:tblGrid>
      <w:tr>
        <w:tc>
          <w:tcPr>
            <w:tcW w:type="dxa" w:w="4320"/>
          </w:tcPr>
          <w:p>
            <w:r>
              <w:t>Land Area</w:t>
            </w:r>
          </w:p>
        </w:tc>
        <w:tc>
          <w:tcPr>
            <w:tcW w:type="dxa" w:w="4320"/>
          </w:tcPr>
          <w:p>
            <w:r>
              <w:t>25,000 SF</w:t>
            </w:r>
          </w:p>
        </w:tc>
      </w:tr>
      <w:tr>
        <w:tc>
          <w:tcPr>
            <w:tcW w:type="dxa" w:w="4320"/>
          </w:tcPr>
          <w:p>
            <w:r>
              <w:t>Unit Value</w:t>
            </w:r>
          </w:p>
        </w:tc>
        <w:tc>
          <w:tcPr>
            <w:tcW w:type="dxa" w:w="4320"/>
          </w:tcPr>
          <w:p>
            <w:r>
              <w:t>$50.00 PSF</w:t>
            </w:r>
          </w:p>
        </w:tc>
      </w:tr>
      <w:tr>
        <w:tc>
          <w:tcPr>
            <w:tcW w:type="dxa" w:w="4320"/>
          </w:tcPr>
          <w:p>
            <w:r>
              <w:t>Market Value Before Taking</w:t>
            </w:r>
          </w:p>
        </w:tc>
        <w:tc>
          <w:tcPr>
            <w:tcW w:type="dxa" w:w="4320"/>
          </w:tcPr>
          <w:p>
            <w:r>
              <w:t>$1,250,000</w:t>
            </w:r>
          </w:p>
        </w:tc>
      </w:tr>
    </w:tbl>
    <w:p/>
    <w:p>
      <w:pPr>
        <w:jc w:val="center"/>
      </w:pPr>
      <w:r>
        <w:rPr>
          <w:b/>
        </w:rPr>
        <w:t>25,000 SF x $50.00 PSF = $1,250,000</w:t>
      </w:r>
    </w:p>
    <w:p>
      <w:r>
        <w:br w:type="page"/>
      </w:r>
    </w:p>
    <w:p>
      <w:pPr>
        <w:pStyle w:val="Heading2"/>
        <w:jc w:val="center"/>
      </w:pPr>
      <w:r>
        <w:t>PERMANENT EASEMENT VALUATION</w:t>
      </w:r>
    </w:p>
    <w:p/>
    <w:p>
      <w:r>
        <w:rPr>
          <w:b w:val="0"/>
        </w:rPr>
        <w:t>The permanent easement (PE-10) contains approximately 1,500 square feet along the north side of the subject property fronting Maple Street. The easement will be used for sidewalk improvements, utility relocation, and right-of-way widening.</w:t>
      </w:r>
    </w:p>
    <w:p/>
    <w:p>
      <w:r>
        <w:rPr>
          <w:b w:val="0"/>
        </w:rPr>
        <w:t>The degree of impact on the easement area equates to 75% of the full fee value. The easement area retains limited utility for the property owner but the primary use shifts to the public right-of-way.</w:t>
      </w:r>
    </w:p>
    <w:p/>
    <w:p>
      <w:pPr>
        <w:jc w:val="center"/>
      </w:pPr>
      <w:r>
        <w:rPr>
          <w:b/>
        </w:rPr>
        <w:t>1,500 SF x $50 PSF x 75% = $56,250</w:t>
      </w:r>
    </w:p>
    <w:p/>
    <w:tbl>
      <w:tblPr>
        <w:tblStyle w:val="TableGrid"/>
        <w:tblW w:type="auto" w:w="0"/>
        <w:tblLook w:firstColumn="1" w:firstRow="1" w:lastColumn="0" w:lastRow="0" w:noHBand="0" w:noVBand="1" w:val="04A0"/>
      </w:tblPr>
      <w:tblGrid>
        <w:gridCol w:w="4320"/>
        <w:gridCol w:w="4320"/>
      </w:tblGrid>
      <w:tr>
        <w:tc>
          <w:tcPr>
            <w:tcW w:type="dxa" w:w="4320"/>
          </w:tcPr>
          <w:p>
            <w:r>
              <w:t>Permanent Easement (PE-10)</w:t>
            </w:r>
          </w:p>
        </w:tc>
        <w:tc>
          <w:tcPr>
            <w:tcW w:type="dxa" w:w="4320"/>
          </w:tcPr>
          <w:p>
            <w:r/>
          </w:p>
        </w:tc>
      </w:tr>
      <w:tr>
        <w:tc>
          <w:tcPr>
            <w:tcW w:type="dxa" w:w="4320"/>
          </w:tcPr>
          <w:p>
            <w:r>
              <w:t>Area</w:t>
            </w:r>
          </w:p>
        </w:tc>
        <w:tc>
          <w:tcPr>
            <w:tcW w:type="dxa" w:w="4320"/>
          </w:tcPr>
          <w:p>
            <w:r>
              <w:t>1,500 SF</w:t>
            </w:r>
          </w:p>
        </w:tc>
      </w:tr>
      <w:tr>
        <w:tc>
          <w:tcPr>
            <w:tcW w:type="dxa" w:w="4320"/>
          </w:tcPr>
          <w:p>
            <w:r>
              <w:t>Calculation</w:t>
            </w:r>
          </w:p>
        </w:tc>
        <w:tc>
          <w:tcPr>
            <w:tcW w:type="dxa" w:w="4320"/>
          </w:tcPr>
          <w:p>
            <w:r>
              <w:t>1,500 SF x $50 PSF x 75%</w:t>
            </w:r>
          </w:p>
        </w:tc>
      </w:tr>
      <w:tr>
        <w:tc>
          <w:tcPr>
            <w:tcW w:type="dxa" w:w="4320"/>
          </w:tcPr>
          <w:p>
            <w:r>
              <w:t>PE Value</w:t>
            </w:r>
          </w:p>
        </w:tc>
        <w:tc>
          <w:tcPr>
            <w:tcW w:type="dxa" w:w="4320"/>
          </w:tcPr>
          <w:p>
            <w:r>
              <w:t>$56,250</w:t>
            </w:r>
          </w:p>
        </w:tc>
      </w:tr>
    </w:tbl>
    <w:p/>
    <w:p>
      <w:r>
        <w:rPr>
          <w:b/>
        </w:rPr>
        <w:t>Remainder Analysis</w:t>
      </w:r>
    </w:p>
    <w:p>
      <w:r>
        <w:rPr>
          <w:b w:val="0"/>
        </w:rPr>
        <w:t>The remainder of the subject property after the permanent easement acquisition contains approximately 23,500 square feet. The remainder retains adequate size, shape, access, and utility for continued commercial use. No damages to the remainder are concluded.</w:t>
      </w:r>
    </w:p>
    <w:p/>
    <w:p>
      <w:r>
        <w:rPr>
          <w:b w:val="0"/>
        </w:rPr>
        <w:t>Value of Remainder Before Taking: $1,193,750</w:t>
      </w:r>
    </w:p>
    <w:p>
      <w:r>
        <w:rPr>
          <w:b w:val="0"/>
        </w:rPr>
        <w:t>Value of Remainder After Taking: $1,193,750</w:t>
      </w:r>
    </w:p>
    <w:p>
      <w:r>
        <w:br w:type="page"/>
      </w:r>
    </w:p>
    <w:p>
      <w:pPr>
        <w:pStyle w:val="Heading2"/>
        <w:jc w:val="center"/>
      </w:pPr>
      <w:r>
        <w:t>VALUE OF THE TEMPORARY EASEMENT</w:t>
      </w:r>
    </w:p>
    <w:p/>
    <w:p/>
    <w:p/>
    <w:p/>
    <w:p/>
    <w:p/>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400 SF</w:t>
            </w:r>
          </w:p>
        </w:tc>
      </w:tr>
      <w:tr>
        <w:tc>
          <w:tcPr>
            <w:tcW w:type="dxa" w:w="4320"/>
          </w:tcPr>
          <w:p>
            <w:r>
              <w:t>Calculation</w:t>
            </w:r>
          </w:p>
        </w:tc>
        <w:tc>
          <w:tcPr>
            <w:tcW w:type="dxa" w:w="4320"/>
          </w:tcPr>
          <w:p>
            <w:r>
              <w:t>400 SF x $50 PSF x 10% x 12 months</w:t>
            </w:r>
          </w:p>
        </w:tc>
      </w:tr>
      <w:tr>
        <w:tc>
          <w:tcPr>
            <w:tcW w:type="dxa" w:w="4320"/>
          </w:tcPr>
          <w:p>
            <w:r>
              <w:t>TE Value</w:t>
            </w:r>
          </w:p>
        </w:tc>
        <w:tc>
          <w:tcPr>
            <w:tcW w:type="dxa" w:w="4320"/>
          </w:tcPr>
          <w:p>
            <w:r>
              <w:t>$2,000</w:t>
            </w:r>
          </w:p>
        </w:tc>
      </w:tr>
    </w:tbl>
    <w:p>
      <w:r>
        <w:br w:type="page"/>
      </w:r>
    </w:p>
    <w:p>
      <w:pPr>
        <w:pStyle w:val="Heading2"/>
        <w:jc w:val="center"/>
      </w:pPr>
      <w:r>
        <w:t>ALLOCATION AND SUMMARY</w:t>
      </w:r>
    </w:p>
    <w:p/>
    <w:tbl>
      <w:tblPr>
        <w:tblStyle w:val="TableGrid"/>
        <w:tblW w:type="auto" w:w="0"/>
        <w:tblLook w:firstColumn="1" w:firstRow="1" w:lastColumn="0" w:lastRow="0" w:noHBand="0" w:noVBand="1" w:val="04A0"/>
      </w:tblPr>
      <w:tblGrid>
        <w:gridCol w:w="4320"/>
        <w:gridCol w:w="4320"/>
      </w:tblGrid>
      <w:tr>
        <w:tc>
          <w:tcPr>
            <w:tcW w:type="dxa" w:w="4320"/>
          </w:tcPr>
          <w:p>
            <w:r>
              <w:t>ALLOCATION</w:t>
            </w:r>
          </w:p>
        </w:tc>
        <w:tc>
          <w:tcPr>
            <w:tcW w:type="dxa" w:w="4320"/>
          </w:tcPr>
          <w:p>
            <w:r/>
          </w:p>
        </w:tc>
      </w:tr>
      <w:tr>
        <w:tc>
          <w:tcPr>
            <w:tcW w:type="dxa" w:w="4320"/>
          </w:tcPr>
          <w:p>
            <w:r>
              <w:t>Market Value Before Taking</w:t>
            </w:r>
          </w:p>
        </w:tc>
        <w:tc>
          <w:tcPr>
            <w:tcW w:type="dxa" w:w="4320"/>
          </w:tcPr>
          <w:p>
            <w:r>
              <w:t>$1,250,000</w:t>
            </w:r>
          </w:p>
        </w:tc>
      </w:tr>
      <w:tr>
        <w:tc>
          <w:tcPr>
            <w:tcW w:type="dxa" w:w="4320"/>
          </w:tcPr>
          <w:p>
            <w:r>
              <w:t>Value of Permanent Easement (PE-10)</w:t>
            </w:r>
          </w:p>
        </w:tc>
        <w:tc>
          <w:tcPr>
            <w:tcW w:type="dxa" w:w="4320"/>
          </w:tcPr>
          <w:p>
            <w:r>
              <w:t>$56,250</w:t>
            </w:r>
          </w:p>
        </w:tc>
      </w:tr>
      <w:tr>
        <w:tc>
          <w:tcPr>
            <w:tcW w:type="dxa" w:w="4320"/>
          </w:tcPr>
          <w:p>
            <w:r>
              <w:t>Damages to Remainder</w:t>
            </w:r>
          </w:p>
        </w:tc>
        <w:tc>
          <w:tcPr>
            <w:tcW w:type="dxa" w:w="4320"/>
          </w:tcPr>
          <w:p>
            <w:r>
              <w:t>$0</w:t>
            </w:r>
          </w:p>
        </w:tc>
      </w:tr>
      <w:tr>
        <w:tc>
          <w:tcPr>
            <w:tcW w:type="dxa" w:w="4320"/>
          </w:tcPr>
          <w:p>
            <w:r>
              <w:t>Benefits to Remainder</w:t>
            </w:r>
          </w:p>
        </w:tc>
        <w:tc>
          <w:tcPr>
            <w:tcW w:type="dxa" w:w="4320"/>
          </w:tcPr>
          <w:p>
            <w:r>
              <w:t>$0</w:t>
            </w:r>
          </w:p>
        </w:tc>
      </w:tr>
      <w:tr>
        <w:tc>
          <w:tcPr>
            <w:tcW w:type="dxa" w:w="4320"/>
          </w:tcPr>
          <w:p>
            <w:r>
              <w:t>Just Compensation</w:t>
            </w:r>
          </w:p>
        </w:tc>
        <w:tc>
          <w:tcPr>
            <w:tcW w:type="dxa" w:w="4320"/>
          </w:tcPr>
          <w:p>
            <w:r>
              <w:t>$56,250</w:t>
            </w:r>
          </w:p>
        </w:tc>
      </w:tr>
    </w:tbl>
    <w:p/>
    <w:tbl>
      <w:tblPr>
        <w:tblStyle w:val="TableGrid"/>
        <w:tblW w:type="auto" w:w="0"/>
        <w:tblLook w:firstColumn="1" w:firstRow="1" w:lastColumn="0" w:lastRow="0" w:noHBand="0" w:noVBand="1" w:val="04A0"/>
      </w:tblPr>
      <w:tblGrid>
        <w:gridCol w:w="4320"/>
        <w:gridCol w:w="4320"/>
      </w:tblGrid>
      <w:tr>
        <w:tc>
          <w:tcPr>
            <w:tcW w:type="dxa" w:w="4320"/>
          </w:tcPr>
          <w:p>
            <w:r>
              <w:t>SUMMARY</w:t>
            </w:r>
          </w:p>
        </w:tc>
        <w:tc>
          <w:tcPr>
            <w:tcW w:type="dxa" w:w="4320"/>
          </w:tcPr>
          <w:p>
            <w:r/>
          </w:p>
        </w:tc>
      </w:tr>
      <w:tr>
        <w:tc>
          <w:tcPr>
            <w:tcW w:type="dxa" w:w="4320"/>
          </w:tcPr>
          <w:p>
            <w:r>
              <w:t>Permanent Easement (PE-10)</w:t>
            </w:r>
          </w:p>
        </w:tc>
        <w:tc>
          <w:tcPr>
            <w:tcW w:type="dxa" w:w="4320"/>
          </w:tcPr>
          <w:p>
            <w:r>
              <w:t>$56,250</w:t>
            </w:r>
          </w:p>
        </w:tc>
      </w:tr>
      <w:tr>
        <w:tc>
          <w:tcPr>
            <w:tcW w:type="dxa" w:w="4320"/>
          </w:tcPr>
          <w:p>
            <w:r>
              <w:t>Damages</w:t>
            </w:r>
          </w:p>
        </w:tc>
        <w:tc>
          <w:tcPr>
            <w:tcW w:type="dxa" w:w="4320"/>
          </w:tcPr>
          <w:p>
            <w:r>
              <w:t>$0</w:t>
            </w:r>
          </w:p>
        </w:tc>
      </w:tr>
      <w:tr>
        <w:tc>
          <w:tcPr>
            <w:tcW w:type="dxa" w:w="4320"/>
          </w:tcPr>
          <w:p>
            <w:r>
              <w:t>Total Just Compensation</w:t>
            </w:r>
          </w:p>
        </w:tc>
        <w:tc>
          <w:tcPr>
            <w:tcW w:type="dxa" w:w="4320"/>
          </w:tcPr>
          <w:p>
            <w:r>
              <w:t>$56,250</w:t>
            </w:r>
          </w:p>
        </w:tc>
      </w:tr>
    </w:tbl>
    <w:p>
      <w:r>
        <w:br w:type="page"/>
      </w:r>
    </w:p>
    <w:p>
      <w:pPr>
        <w:pStyle w:val="Heading2"/>
        <w:jc w:val="center"/>
      </w:pPr>
      <w:r>
        <w:t>ASSUMPTIONS AND LIMITING CONDITIONS</w:t>
      </w:r>
    </w:p>
    <w:p/>
    <w:p>
      <w:r>
        <w:rPr>
          <w:b w:val="0"/>
        </w:rPr>
        <w:t>This appraisal is subject to the following assumptions and limiting conditions:</w:t>
      </w:r>
    </w:p>
    <w:p>
      <w:r>
        <w:rPr>
          <w:b w:val="0"/>
        </w:rPr>
        <w:t>1. The appraiser has no present or prospective interest in the property.</w:t>
      </w:r>
    </w:p>
    <w:p>
      <w:r>
        <w:rPr>
          <w:b w:val="0"/>
        </w:rPr>
        <w:t>2. The appraiser has no personal interest or bias with respect to the parties involved.</w:t>
      </w:r>
    </w:p>
    <w:p>
      <w:r>
        <w:rPr>
          <w:b w:val="0"/>
        </w:rPr>
        <w:t>3. Information furnished by others is assumed to be reliable.</w:t>
      </w:r>
    </w:p>
    <w:p>
      <w:r>
        <w:rPr>
          <w:b w:val="0"/>
        </w:rPr>
        <w:t>4. No survey of the property has been made by the appraiser.</w:t>
      </w:r>
    </w:p>
    <w:p>
      <w:r>
        <w:rPr>
          <w:b w:val="0"/>
        </w:rPr>
        <w:t>5. The property is appraised free and clear of any liens or encumbrances unless otherwise stated.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Changes/>
  <w:revisionView w:markup="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